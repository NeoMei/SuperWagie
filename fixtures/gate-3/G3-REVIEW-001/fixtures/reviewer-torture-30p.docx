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Arial Unicode MS"/>
          <w:b/>
          <w:color w:val="17324D"/>
          <w:sz w:val="50"/>
        </w:rPr>
        <w:t>Office Reviewer Torture Fixture</w:t>
      </w:r>
    </w:p>
    <w:p>
      <w:pPr>
        <w:pStyle w:val="Subtitle"/>
        <w:jc w:val="center"/>
      </w:pPr>
      <w:r>
        <w:rPr>
          <w:rFonts w:ascii="Aptos" w:hAnsi="Aptos" w:eastAsia="Arial Unicode MS"/>
          <w:color w:val="52677B"/>
          <w:sz w:val="26"/>
        </w:rPr>
        <w:t>30-page deterministic DOCX for pagination, structure, and fidelity validation</w:t>
      </w:r>
    </w:p>
    <w:p>
      <w:pPr>
        <w:pStyle w:val="Heading1"/>
      </w:pPr>
      <w:r>
        <w:t>Table of Contents</w:t>
      </w:r>
    </w:p>
    <w:p>
      <w:pPr>
        <w:pStyle w:val="TOCFixture"/>
      </w:pPr>
      <w:r>
        <w:fldChar w:fldCharType="begin" w:dirty="true"/>
        <w:instrText xml:space="preserve"> TOC \o "1-3" \h \z \u </w:instrText>
        <w:fldChar w:fldCharType="separate"/>
        <w:t>Field-driven TOC: update fields in WPS/Word</w:t>
        <w:fldChar w:fldCharType="end"/>
      </w:r>
    </w:p>
    <w:p>
      <w:pPr>
        <w:pStyle w:val="TOCFixture"/>
      </w:pPr>
      <w:r>
        <w:t>1. Fixture overview ........................................ 2</w:t>
      </w:r>
    </w:p>
    <w:p>
      <w:pPr>
        <w:pStyle w:val="TOCFixture"/>
      </w:pPr>
      <w:r>
        <w:t>2. Mixed content and notes ................................. 5</w:t>
      </w:r>
    </w:p>
    <w:p>
      <w:pPr>
        <w:pStyle w:val="TOCFixture"/>
      </w:pPr>
      <w:r>
        <w:t>3. Landscape stress section ............................... 10</w:t>
      </w:r>
    </w:p>
    <w:p>
      <w:pPr>
        <w:pStyle w:val="TOCFixture"/>
      </w:pPr>
      <w:r>
        <w:t>4. Anchored images and repagination ....................... 14</w:t>
      </w:r>
    </w:p>
    <w:p>
      <w:pPr>
        <w:pStyle w:val="TOCFixture"/>
      </w:pPr>
      <w:r>
        <w:t>5. Typography substitution ................................ 24</w:t>
      </w:r>
    </w:p>
    <w:p>
      <w:pPr>
        <w:pStyle w:val="TOCFixture"/>
      </w:pPr>
      <w:r>
        <w:t>6. Final acceptance page .................................. 30</w:t>
      </w:r>
    </w:p>
    <w:p>
      <w:r>
        <w:br w:type="page"/>
      </w:r>
    </w:p>
    <w:p>
      <w:pPr>
        <w:pStyle w:val="Heading1"/>
      </w:pPr>
      <w:r>
        <w:t>Fixture overview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Linked numbering hierarchy</w:t>
      </w:r>
    </w:p>
    <w:p>
      <w:pPr>
        <w:pStyle w:val="Heading2"/>
      </w:pPr>
      <w:r>
        <w:t>A linked secondary level</w:t>
      </w:r>
    </w:p>
    <w:p>
      <w:pPr>
        <w:pStyle w:val="Heading3"/>
      </w:pPr>
      <w:r>
        <w:t>A linked tertiary level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3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Chinese and Latin shaping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4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rial Unicode MS" w:hAnsi="Arial Unicode MS" w:eastAsia="Arial Unicode MS"/>
          <w:color w:val="243447"/>
          <w:sz w:val="22"/>
        </w:rPr>
        <w:t>中文排版测试：超级牛马审阅视图需要保持分页、编号、表格、字体与批注定位。 Latin shaping test: Office Reviewer preserves revision identity and editable structure.</w:t>
      </w:r>
    </w:p>
    <w:p>
      <w:r>
        <w:br w:type="page"/>
      </w:r>
    </w:p>
    <w:p>
      <w:pPr>
        <w:pStyle w:val="Heading1"/>
      </w:pPr>
      <w:r>
        <w:t>True footnote boundary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5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This sentence owns a true footnote reference  and remains editable after the note part is inserted.</w:t>
      </w:r>
      <w:r>
        <w:rPr>
          <w:rStyle w:val="FootnoteReference"/>
        </w:rPr>
        <w:footnoteReference w:id="1"/>
      </w:r>
    </w:p>
    <w:p>
      <w:r>
        <w:br w:type="page"/>
      </w:r>
    </w:p>
    <w:p>
      <w:pPr>
        <w:pStyle w:val="Heading1"/>
      </w:pPr>
      <w:r>
        <w:t>Dense paragraph rhythm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6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Native table geometry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7 is project-owned fixture content. It is deliberately concise so the explicit page boundary remains deterministic across bundled LibreOffice rendering and later real-WPS truth rendering.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200"/>
        <w:gridCol w:w="1200"/>
        <w:gridCol w:w="2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Case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Expected reviewer behavior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Pagination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Keep page identity stable after content reflow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High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Typography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Expose substitution without losing text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Medium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Annotations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Relocate by revision, page, bbox, and content hash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High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</w:tbl>
    <w:p>
      <w:r>
        <w:br w:type="page"/>
      </w:r>
    </w:p>
    <w:p>
      <w:pPr>
        <w:pStyle w:val="Heading1"/>
      </w:pPr>
      <w:r>
        <w:t>Header and footer continuity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8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The running header changes by section; the footer contains a real PAGE field and a fixed total of 30.</w:t>
      </w:r>
    </w:p>
    <w:p>
      <w:r>
        <w:br w:type="page"/>
      </w:r>
    </w:p>
    <w:p>
      <w:pPr>
        <w:pStyle w:val="Heading1"/>
      </w:pPr>
      <w:r>
        <w:t>Portrait section boundary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9 is project-owned fixture content. It is deliberately concise so the explicit page boundary remains deterministic across bundled LibreOffice rendering and later real-WPS truth rendering.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224" w:bottom="979" w:left="1224" w:header="432" w:footer="403" w:gutter="0"/>
          <w:cols w:space="720"/>
          <w:docGrid w:linePitch="360"/>
        </w:sectPr>
      </w:pPr>
    </w:p>
    <w:p>
      <w:pPr>
        <w:pStyle w:val="Heading1"/>
      </w:pPr>
      <w:r>
        <w:t>Landscape section begins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10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Wide table in landscape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11 is project-owned fixture content. It is deliberately concise so the explicit page boundary remains deterministic across bundled LibreOffice rendering and later real-WPS truth rendering.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6800"/>
        <w:gridCol w:w="1700"/>
        <w:gridCol w:w="2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Case</w:t>
            </w:r>
          </w:p>
        </w:tc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Expected reviewer behavior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Pagination</w:t>
            </w:r>
          </w:p>
        </w:tc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Keep page identity stable after content reflow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High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Typography</w:t>
            </w:r>
          </w:p>
        </w:tc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Expose substitution without losing text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Medium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Annotations</w:t>
            </w:r>
          </w:p>
        </w:tc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Relocate by revision, page, bbox, and content hash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High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</w:tbl>
    <w:p>
      <w:r>
        <w:br w:type="page"/>
      </w:r>
    </w:p>
    <w:p>
      <w:pPr>
        <w:pStyle w:val="Heading1"/>
      </w:pPr>
      <w:r>
        <w:t>Landscape section ends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12 is project-owned fixture content. It is deliberately concise so the explicit page boundary remains deterministic across bundled LibreOffice rendering and later real-WPS truth rendering.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1037" w:right="1224" w:bottom="979" w:left="1224" w:header="432" w:footer="403" w:gutter="0"/>
          <w:cols w:space="720"/>
          <w:docGrid w:linePitch="360"/>
        </w:sectPr>
      </w:pPr>
    </w:p>
    <w:p>
      <w:pPr>
        <w:pStyle w:val="Heading1"/>
      </w:pPr>
      <w:r>
        <w:t>Portrait resumes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13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Floating image and wrap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14 is project-owned fixture content. It is deliberately concise so the explicit page boundary remains deterministic across bundled LibreOffice rendering and later real-WPS truth rendering.</w:t>
      </w:r>
    </w:p>
    <w:p>
      <w: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4200000</wp:posOffset>
            </wp:positionH>
            <wp:positionV relativeFrom="paragraph">
              <wp:posOffset>120000</wp:posOffset>
            </wp:positionV>
            <wp:extent cx="1417320" cy="713232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ocx-floating-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132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Text continues beside the anchored image. The picture is a true wp:anchor with square wrapping, not an inline-only drawing.</w:t>
      </w:r>
    </w:p>
    <w:p>
      <w:r>
        <w:br w:type="page"/>
      </w:r>
    </w:p>
    <w:p>
      <w:pPr>
        <w:pStyle w:val="Heading1"/>
      </w:pPr>
      <w:r>
        <w:t>Image-following content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15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Pre-edit pagination baseline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16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Short baseline.</w:t>
      </w:r>
    </w:p>
    <w:p>
      <w:r>
        <w:br w:type="page"/>
      </w:r>
    </w:p>
    <w:p>
      <w:pPr>
        <w:pStyle w:val="Heading1"/>
      </w:pPr>
      <w:r>
        <w:t>Repagination edit stress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17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del w:id="2" w:author="SuperWagie Fixture Builder" w:date="2026-08-30T05:50:38Z">
        <w:r>
          <w:delText>REPAGINATION_BASELINE</w:delText>
        </w:r>
      </w:del>
      <w:ins w:id="3" w:author="SuperWagie Fixture Builder" w:date="2026-08-30T05:50:38Z">
        <w:r>
          <w:t>REPAGINATION EDIT INSERTION: this deliberately longer tracked replacement changes line wrapping and forces downstream pagination work for every compliant Office renderer while preserving the explicit 30-page fixture boundary.</w:t>
        </w:r>
      </w:ins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Flow paragraph 1: the accepted insertion is long enough to change line wrapping and force downstream pagination calculations while the fixture retains its explicit terminal page count.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Flow paragraph 2: the accepted insertion is long enough to change line wrapping and force downstream pagination calculations while the fixture retains its explicit terminal page count.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Flow paragraph 3: the accepted insertion is long enough to change line wrapping and force downstream pagination calculations while the fixture retains its explicit terminal page count.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Flow paragraph 4: the accepted insertion is long enough to change line wrapping and force downstream pagination calculations while the fixture retains its explicit terminal page count.</w:t>
      </w:r>
    </w:p>
    <w:p>
      <w:r>
        <w:br w:type="page"/>
      </w:r>
    </w:p>
    <w:p>
      <w:pPr>
        <w:pStyle w:val="Heading1"/>
      </w:pPr>
      <w:r>
        <w:t>Post-edit flow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18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Nested heading continuation</w:t>
      </w:r>
    </w:p>
    <w:p>
      <w:pPr>
        <w:pStyle w:val="Heading2"/>
      </w:pPr>
      <w:r>
        <w:t>A linked secondary level</w:t>
      </w:r>
    </w:p>
    <w:p>
      <w:pPr>
        <w:pStyle w:val="Heading3"/>
      </w:pPr>
      <w:r>
        <w:t>A linked tertiary level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19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Review annotation anchors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20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Anchor token: review-semantic-object-20 / content-hash-seed-20 / bbox-fallback-required.</w:t>
      </w:r>
    </w:p>
    <w:p>
      <w:r>
        <w:br w:type="page"/>
      </w:r>
    </w:p>
    <w:p>
      <w:pPr>
        <w:pStyle w:val="Heading1"/>
      </w:pPr>
      <w:r>
        <w:t>Revision identity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21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Long Latin tokens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22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LongToken_ReviewerReflowBoundaryReviewerReflowBoundaryReviewerReflowBoundaryReviewerReflowBoundaryReviewerReflowBoundary tests wrapping without corruption.</w:t>
      </w:r>
    </w:p>
    <w:p>
      <w:r>
        <w:br w:type="page"/>
      </w:r>
    </w:p>
    <w:p>
      <w:pPr>
        <w:pStyle w:val="Heading1"/>
      </w:pPr>
      <w:r>
        <w:t>Chinese punctuation and spacing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23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rial Unicode MS" w:hAnsi="Arial Unicode MS" w:eastAsia="Arial Unicode MS"/>
          <w:color w:val="243447"/>
          <w:sz w:val="22"/>
        </w:rPr>
        <w:t>中文标点测试：“批注、差异、接受／拒绝、版本确认”；全角括号（稳定）与英文 parentheses (stable) 并存。</w:t>
      </w:r>
    </w:p>
    <w:p>
      <w:r>
        <w:br w:type="page"/>
      </w:r>
    </w:p>
    <w:p>
      <w:pPr>
        <w:pStyle w:val="Heading1"/>
      </w:pPr>
      <w:r>
        <w:t>Missing font substitution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24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SuperWagieMissingFont-927" w:hAnsi="SuperWagieMissingFont-927" w:eastAsia="Arial Unicode MS"/>
          <w:color w:val="243447"/>
          <w:sz w:val="22"/>
        </w:rPr>
        <w:t>MISSING FONT SUBSTITUTION TEST - readable fallback must preserve this text.</w:t>
      </w:r>
    </w:p>
    <w:p>
      <w:r>
        <w:br w:type="page"/>
      </w:r>
    </w:p>
    <w:p>
      <w:pPr>
        <w:pStyle w:val="Heading1"/>
      </w:pPr>
      <w:r>
        <w:t>Mixed-script fallback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25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SuperWagieMissingFont-927" w:hAnsi="SuperWagieMissingFont-927" w:eastAsia="Arial Unicode MS"/>
          <w:color w:val="243447"/>
          <w:sz w:val="22"/>
        </w:rPr>
        <w:t>混合脚本 Mixed-script fallback: ABC 123 审阅 页面 Revision Ω.</w:t>
      </w:r>
    </w:p>
    <w:p>
      <w:r>
        <w:br w:type="page"/>
      </w:r>
    </w:p>
    <w:p>
      <w:pPr>
        <w:pStyle w:val="Heading1"/>
      </w:pPr>
      <w:r>
        <w:t>Late-document table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26 is project-owned fixture content. It is deliberately concise so the explicit page boundary remains deterministic across bundled LibreOffice rendering and later real-WPS truth rendering.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200"/>
        <w:gridCol w:w="1200"/>
        <w:gridCol w:w="2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Case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Expected reviewer behavior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5A7F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Pagination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Keep page identity stable after content reflow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High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Typography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Expose substitution without losing text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Medium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Annotations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Relocate by revision, page, bbox, and content hash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High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 w:eastAsia="Arial Unicode MS"/>
                <w:b w:val="0"/>
                <w:color w:val="243447"/>
                <w:sz w:val="19"/>
              </w:rPr>
              <w:t>Ready</w:t>
            </w:r>
          </w:p>
        </w:tc>
      </w:tr>
    </w:tbl>
    <w:p>
      <w:r>
        <w:br w:type="page"/>
      </w:r>
    </w:p>
    <w:p>
      <w:pPr>
        <w:pStyle w:val="Heading1"/>
      </w:pPr>
      <w:r>
        <w:t>Footer field continuity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27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Final reflow boundary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28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A late edit here should invalidate cached previews whose cache key includes artifact hash, renderer version, font environment, and parameters.</w:t>
      </w:r>
    </w:p>
    <w:p>
      <w:r>
        <w:br w:type="page"/>
      </w:r>
    </w:p>
    <w:p>
      <w:pPr>
        <w:pStyle w:val="Heading1"/>
      </w:pPr>
      <w:r>
        <w:t>Acceptance preflight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29 is project-owned fixture content. It is deliberately concise so the explicit page boundary remains deterministic across bundled LibreOffice rendering and later real-WPS truth rendering.</w:t>
      </w:r>
    </w:p>
    <w:p>
      <w:r>
        <w:br w:type="page"/>
      </w:r>
    </w:p>
    <w:p>
      <w:pPr>
        <w:pStyle w:val="Heading1"/>
      </w:pPr>
      <w:r>
        <w:t>Fixture completion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Page 30 is project-owned fixture content. It is deliberately concise so the explicit page boundary remains deterministic across bundled LibreOffice rendering and later real-WPS truth rendering.</w:t>
      </w:r>
    </w:p>
    <w:p>
      <w:pPr>
        <w:spacing w:after="140"/>
      </w:pPr>
      <w:r>
        <w:rPr>
          <w:rFonts w:ascii="Aptos" w:hAnsi="Aptos" w:eastAsia="Arial Unicode MS"/>
          <w:color w:val="243447"/>
          <w:sz w:val="22"/>
        </w:rPr>
        <w:t>END OF 30-PAGE FIXTURE. Expected rendered page count: 30. Primary verification is structural plus every-page PNG inspection; later Gate tasks use real WPS as the visual fact source.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037" w:right="1224" w:bottom="979" w:left="1224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rial Unicode MS"/>
        <w:color w:val="667085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Arial Unicode MS"/>
        <w:color w:val="667085"/>
        <w:sz w:val="18"/>
      </w:rPr>
      <w:t xml:space="preserve"> of 30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rial Unicode MS"/>
        <w:color w:val="667085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Arial Unicode MS"/>
        <w:color w:val="667085"/>
        <w:sz w:val="18"/>
      </w:rPr>
      <w:t xml:space="preserve"> of 30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rial Unicode MS"/>
        <w:color w:val="667085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Arial Unicode MS"/>
        <w:color w:val="667085"/>
        <w:sz w:val="18"/>
      </w:rPr>
      <w:t xml:space="preserve"> of 30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pPr>
        <w:pStyle w:val="FootnoteText"/>
        <w:spacing w:before="0" w:after="0"/>
      </w:pPr>
      <w:r>
        <w:rPr>
          <w:rStyle w:val="FootnoteReference"/>
          <w:rFonts w:ascii="Aptos" w:hAnsi="Aptos" w:cs="Aptos" w:eastAsia="Arial Unicode MS"/>
          <w:sz w:val="18"/>
        </w:rPr>
        <w:footnoteRef/>
      </w:r>
      <w:r>
        <w:tab/>
      </w:r>
      <w:r>
        <w:rPr>
          <w:rFonts w:ascii="Aptos" w:hAnsi="Aptos" w:cs="Aptos" w:eastAsia="Arial Unicode MS"/>
          <w:sz w:val="18"/>
        </w:rPr>
        <w:t> True footnote: reviewer annotation anchors remain tied to the project-owned document revision.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rial Unicode MS"/>
        <w:b/>
        <w:color w:val="375A7F"/>
        <w:sz w:val="18"/>
      </w:rPr>
      <w:t>SuperWagie Office Reviewer PoC  |  Portrait 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rial Unicode MS"/>
        <w:b/>
        <w:color w:val="375A7F"/>
        <w:sz w:val="18"/>
      </w:rPr>
      <w:t>SuperWagie Office Reviewer PoC  |  Landscape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rial Unicode MS"/>
        <w:b/>
        <w:color w:val="375A7F"/>
        <w:sz w:val="18"/>
      </w:rPr>
      <w:t>SuperWagie Office Reviewer PoC  |  Portrait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pStyle w:val="Heading1"/>
      <w:lvlText w:val="%1"/>
      <w:suff w:val="space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"/>
      <w:suff w:val="space"/>
      <w:pPr>
        <w:tabs>
          <w:tab w:val="num" w:pos="720"/>
        </w:tabs>
        <w:ind w:left="720" w:hanging="180"/>
      </w:pPr>
    </w:lvl>
    <w:lvl w:ilvl="2">
      <w:start w:val="1"/>
      <w:numFmt w:val="decimal"/>
      <w:pStyle w:val="Heading3"/>
      <w:lvlText w:val="%1.%2.%3"/>
      <w:suff w:val="space"/>
      <w:pPr>
        <w:tabs>
          <w:tab w:val="num" w:pos="1080"/>
        </w:tabs>
        <w:ind w:left="1080" w:hanging="18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footnotePr>
    <w:numFmt w:val="decimal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  <w:numPr>
        <w:ilvl w:val="0"/>
        <w:numId w:val="10"/>
      </w:numPr>
    </w:pPr>
    <w:rPr>
      <w:rFonts w:asciiTheme="majorHAnsi" w:eastAsiaTheme="majorEastAsia" w:hAnsiTheme="majorHAnsi" w:cstheme="majorBidi" w:ascii="Aptos" w:hAnsi="Apto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numPr>
        <w:ilvl w:val="1"/>
        <w:numId w:val="10"/>
      </w:numPr>
    </w:pPr>
    <w:rPr>
      <w:rFonts w:asciiTheme="majorHAnsi" w:eastAsiaTheme="majorEastAsia" w:hAnsiTheme="majorHAnsi" w:cstheme="majorBidi" w:ascii="Aptos" w:hAnsi="Apto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  <w:numPr>
        <w:ilvl w:val="2"/>
        <w:numId w:val="10"/>
      </w:numPr>
    </w:pPr>
    <w:rPr>
      <w:rFonts w:asciiTheme="majorHAnsi" w:eastAsiaTheme="majorEastAsia" w:hAnsiTheme="majorHAnsi" w:cstheme="majorBidi" w:ascii="Aptos" w:hAnsi="Apto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 w:eastAsia="Arial Unicode MS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 w:eastAsia="Arial Unicode MS"/>
      <w:i/>
      <w:iCs/>
      <w:color w:val="52677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Fixture">
    <w:name w:val="TOC Fixture"/>
    <w:basedOn w:val="Normal"/>
    <w:pPr>
      <w:spacing w:after="40"/>
    </w:pPr>
    <w:rPr>
      <w:rFonts w:ascii="Aptos" w:hAnsi="Aptos"/>
      <w:sz w:val="20"/>
    </w:r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SuperWagie Reviewer Torture Fixture - 30 Pages</dc:title>
  <dc:subject>Project-owned deterministic Office review fixture</dc:subject>
  <dc:creator>SuperWagie Project Fixture Builder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